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C647B" w14:textId="77777777" w:rsidR="004E53F5" w:rsidRDefault="004E53F5" w:rsidP="004E53F5">
      <w:pPr>
        <w:spacing w:after="40" w:line="259" w:lineRule="auto"/>
        <w:ind w:right="1219"/>
        <w:jc w:val="right"/>
      </w:pPr>
      <w:r>
        <w:rPr>
          <w:noProof/>
        </w:rPr>
        <w:drawing>
          <wp:inline distT="0" distB="0" distL="0" distR="0" wp14:anchorId="0D7C6C72" wp14:editId="79591C7D">
            <wp:extent cx="5173726" cy="119570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3726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B79A0C" w14:textId="77777777" w:rsidR="004E53F5" w:rsidRDefault="004E53F5" w:rsidP="004E53F5">
      <w:pPr>
        <w:spacing w:after="18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89DB69F" w14:textId="77777777" w:rsidR="004E53F5" w:rsidRDefault="004E53F5" w:rsidP="004E53F5">
      <w:pPr>
        <w:spacing w:after="20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573B9B2" w14:textId="77777777" w:rsidR="004E53F5" w:rsidRDefault="004E53F5" w:rsidP="004E53F5">
      <w:pPr>
        <w:spacing w:after="141" w:line="259" w:lineRule="auto"/>
        <w:ind w:right="303"/>
        <w:jc w:val="center"/>
      </w:pPr>
      <w:r>
        <w:rPr>
          <w:rFonts w:ascii="Engravers MT" w:eastAsia="Engravers MT" w:hAnsi="Engravers MT" w:cs="Engravers MT"/>
        </w:rPr>
        <w:t xml:space="preserve"> </w:t>
      </w:r>
      <w:r>
        <w:t xml:space="preserve"> </w:t>
      </w:r>
    </w:p>
    <w:p w14:paraId="13A7A387" w14:textId="77777777" w:rsidR="004E53F5" w:rsidRDefault="004E53F5" w:rsidP="004E53F5">
      <w:pPr>
        <w:spacing w:after="95" w:line="259" w:lineRule="auto"/>
        <w:ind w:left="10" w:right="531" w:hanging="10"/>
        <w:jc w:val="center"/>
      </w:pPr>
      <w:r>
        <w:rPr>
          <w:rFonts w:ascii="Engravers MT" w:eastAsia="Engravers MT" w:hAnsi="Engravers MT" w:cs="Engravers MT"/>
        </w:rPr>
        <w:t>(23cse113) object oriented programming language</w:t>
      </w:r>
    </w:p>
    <w:p w14:paraId="21393EEC" w14:textId="77777777" w:rsidR="004E53F5" w:rsidRDefault="004E53F5" w:rsidP="004E53F5">
      <w:pPr>
        <w:spacing w:after="95" w:line="259" w:lineRule="auto"/>
        <w:ind w:left="10" w:right="525" w:hanging="10"/>
        <w:jc w:val="center"/>
      </w:pPr>
      <w:r>
        <w:rPr>
          <w:rFonts w:ascii="Engravers MT" w:eastAsia="Engravers MT" w:hAnsi="Engravers MT" w:cs="Engravers MT"/>
        </w:rPr>
        <w:t>LAB document</w:t>
      </w:r>
    </w:p>
    <w:p w14:paraId="2C2FA526" w14:textId="77777777" w:rsidR="004E53F5" w:rsidRDefault="004E53F5" w:rsidP="004E53F5">
      <w:pPr>
        <w:pStyle w:val="Heading1"/>
        <w:spacing w:after="252"/>
        <w:ind w:left="1668"/>
      </w:pPr>
      <w:r>
        <w:t>CSE-1</w:t>
      </w:r>
      <w:r>
        <w:rPr>
          <w:vertAlign w:val="superscript"/>
        </w:rPr>
        <w:t>st</w:t>
      </w:r>
      <w:r>
        <w:t xml:space="preserve"> YEAR I SEMESTER (2024-2025) </w:t>
      </w:r>
      <w:r>
        <w:rPr>
          <w:b/>
        </w:rPr>
        <w:t xml:space="preserve"> </w:t>
      </w:r>
    </w:p>
    <w:p w14:paraId="3ADF6C3C" w14:textId="77777777" w:rsidR="004E53F5" w:rsidRDefault="004E53F5" w:rsidP="004E53F5">
      <w:pPr>
        <w:spacing w:after="18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84813F0" w14:textId="77777777" w:rsidR="004E53F5" w:rsidRDefault="004E53F5" w:rsidP="004E53F5">
      <w:pPr>
        <w:spacing w:after="191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031A55E" w14:textId="77777777" w:rsidR="004E53F5" w:rsidRDefault="004E53F5" w:rsidP="004E53F5">
      <w:pPr>
        <w:spacing w:after="137" w:line="259" w:lineRule="auto"/>
      </w:pPr>
      <w:r>
        <w:rPr>
          <w:rFonts w:ascii="Engravers MT" w:eastAsia="Engravers MT" w:hAnsi="Engravers MT" w:cs="Engravers MT"/>
          <w:sz w:val="22"/>
        </w:rPr>
        <w:t xml:space="preserve"> </w:t>
      </w:r>
      <w:r>
        <w:t xml:space="preserve"> </w:t>
      </w:r>
    </w:p>
    <w:p w14:paraId="3BA1F66B" w14:textId="77777777" w:rsidR="004E53F5" w:rsidRDefault="004E53F5" w:rsidP="004E53F5">
      <w:pPr>
        <w:spacing w:after="194" w:line="259" w:lineRule="auto"/>
      </w:pPr>
      <w:r>
        <w:rPr>
          <w:rFonts w:ascii="Engravers MT" w:eastAsia="Engravers MT" w:hAnsi="Engravers MT" w:cs="Engravers MT"/>
          <w:sz w:val="22"/>
        </w:rPr>
        <w:t xml:space="preserve">SUBMITTED TO:                                                        SUBMITTED FROM:      </w:t>
      </w:r>
      <w:r>
        <w:t xml:space="preserve"> </w:t>
      </w:r>
    </w:p>
    <w:p w14:paraId="4F7736AB" w14:textId="77777777" w:rsidR="004E53F5" w:rsidRDefault="004E53F5" w:rsidP="004E53F5">
      <w:pPr>
        <w:spacing w:after="0" w:line="259" w:lineRule="auto"/>
      </w:pPr>
      <w:r>
        <w:rPr>
          <w:rFonts w:ascii="Engravers MT" w:eastAsia="Engravers MT" w:hAnsi="Engravers MT" w:cs="Engravers MT"/>
          <w:sz w:val="22"/>
        </w:rPr>
        <w:t xml:space="preserve">             </w:t>
      </w:r>
      <w:r>
        <w:t xml:space="preserve"> </w:t>
      </w:r>
    </w:p>
    <w:tbl>
      <w:tblPr>
        <w:tblStyle w:val="TableGrid"/>
        <w:tblW w:w="9021" w:type="dxa"/>
        <w:tblInd w:w="10" w:type="dxa"/>
        <w:tblCellMar>
          <w:top w:w="118" w:type="dxa"/>
          <w:left w:w="108" w:type="dxa"/>
          <w:bottom w:w="34" w:type="dxa"/>
          <w:right w:w="129" w:type="dxa"/>
        </w:tblCellMar>
        <w:tblLook w:val="04A0" w:firstRow="1" w:lastRow="0" w:firstColumn="1" w:lastColumn="0" w:noHBand="0" w:noVBand="1"/>
      </w:tblPr>
      <w:tblGrid>
        <w:gridCol w:w="1839"/>
        <w:gridCol w:w="2597"/>
        <w:gridCol w:w="2204"/>
        <w:gridCol w:w="2381"/>
      </w:tblGrid>
      <w:tr w:rsidR="004E53F5" w14:paraId="4E758009" w14:textId="77777777" w:rsidTr="00D771FF">
        <w:trPr>
          <w:trHeight w:val="88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9291F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NAME  </w:t>
            </w:r>
            <w: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2B4C6C" w14:textId="77777777" w:rsidR="004E53F5" w:rsidRDefault="004E53F5" w:rsidP="00D771FF">
            <w:pPr>
              <w:spacing w:line="259" w:lineRule="auto"/>
            </w:pPr>
            <w:r>
              <w:t>A.Lalith sai akshith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FB3FC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NAME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A1D8" w14:textId="77777777" w:rsidR="004E53F5" w:rsidRDefault="004E53F5" w:rsidP="00D771FF">
            <w:pPr>
              <w:spacing w:line="259" w:lineRule="auto"/>
            </w:pPr>
            <w:r>
              <w:t>Raj kumar</w:t>
            </w:r>
          </w:p>
        </w:tc>
      </w:tr>
      <w:tr w:rsidR="004E53F5" w14:paraId="282900AA" w14:textId="77777777" w:rsidTr="00D771FF">
        <w:trPr>
          <w:trHeight w:val="48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DA553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ROLL NO </w:t>
            </w:r>
            <w: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C22A3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>AV.SC.U4Cse24301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9BDFA" w14:textId="77777777" w:rsidR="004E53F5" w:rsidRDefault="004E53F5" w:rsidP="00D771FF">
            <w:pPr>
              <w:spacing w:line="259" w:lineRule="auto"/>
              <w:jc w:val="both"/>
            </w:pPr>
            <w:r>
              <w:rPr>
                <w:rFonts w:ascii="Sitka Small" w:eastAsia="Sitka Small" w:hAnsi="Sitka Small" w:cs="Sitka Small"/>
                <w:b/>
              </w:rPr>
              <w:t xml:space="preserve">DEPARTMAENT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9F5D6" w14:textId="77777777" w:rsidR="004E53F5" w:rsidRDefault="004E53F5" w:rsidP="00D771FF">
            <w:pPr>
              <w:spacing w:line="259" w:lineRule="auto"/>
            </w:pPr>
            <w:r>
              <w:t>OOPS</w:t>
            </w:r>
          </w:p>
        </w:tc>
      </w:tr>
      <w:tr w:rsidR="004E53F5" w14:paraId="065071E0" w14:textId="77777777" w:rsidTr="00D771FF">
        <w:trPr>
          <w:trHeight w:val="497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B3F24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SECTION </w:t>
            </w:r>
            <w: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2298F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>CSE-A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138DB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DESIGNATION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EDE3C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PROFESSOR </w:t>
            </w:r>
            <w:r>
              <w:t xml:space="preserve"> </w:t>
            </w:r>
          </w:p>
        </w:tc>
      </w:tr>
    </w:tbl>
    <w:p w14:paraId="572D5C31" w14:textId="77777777" w:rsidR="004E53F5" w:rsidRDefault="004E53F5" w:rsidP="004E53F5">
      <w:pPr>
        <w:spacing w:after="186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2369806" w14:textId="77777777" w:rsidR="004E53F5" w:rsidRDefault="004E53F5" w:rsidP="004E53F5">
      <w:pPr>
        <w:spacing w:after="182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372D7F4" w14:textId="77777777" w:rsidR="004E53F5" w:rsidRDefault="004E53F5" w:rsidP="004E53F5">
      <w:pPr>
        <w:spacing w:after="18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7D360D7" w14:textId="77777777" w:rsidR="004E53F5" w:rsidRDefault="004E53F5" w:rsidP="004E53F5">
      <w:pPr>
        <w:spacing w:after="186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3370797" w14:textId="77777777" w:rsidR="004E53F5" w:rsidRDefault="004E53F5" w:rsidP="004E53F5">
      <w:pPr>
        <w:spacing w:after="0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12B0132" w14:textId="77777777" w:rsidR="004E53F5" w:rsidRDefault="004E53F5" w:rsidP="004E53F5">
      <w:pPr>
        <w:spacing w:after="13" w:line="259" w:lineRule="auto"/>
        <w:ind w:right="4849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t xml:space="preserve"> </w:t>
      </w:r>
    </w:p>
    <w:p w14:paraId="49D9D718" w14:textId="77777777" w:rsidR="004E53F5" w:rsidRDefault="004E53F5" w:rsidP="004E53F5">
      <w:pPr>
        <w:spacing w:after="114" w:line="259" w:lineRule="auto"/>
        <w:ind w:right="4543"/>
        <w:jc w:val="right"/>
        <w:rPr>
          <w:rFonts w:ascii="Times New Roman" w:eastAsia="Times New Roman" w:hAnsi="Times New Roman" w:cs="Times New Roman"/>
          <w:sz w:val="32"/>
        </w:rPr>
      </w:pPr>
    </w:p>
    <w:p w14:paraId="451D9E31" w14:textId="77777777" w:rsidR="004E53F5" w:rsidRDefault="004E53F5" w:rsidP="004E53F5">
      <w:pPr>
        <w:spacing w:after="114" w:line="259" w:lineRule="auto"/>
        <w:ind w:right="4543"/>
        <w:jc w:val="right"/>
      </w:pPr>
      <w:r>
        <w:rPr>
          <w:rFonts w:ascii="Times New Roman" w:eastAsia="Times New Roman" w:hAnsi="Times New Roman" w:cs="Times New Roman"/>
          <w:sz w:val="32"/>
        </w:rPr>
        <w:t>INDEX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C4A9BEA" w14:textId="77777777" w:rsidR="004E53F5" w:rsidRDefault="004E53F5" w:rsidP="004E53F5">
      <w:pPr>
        <w:spacing w:after="0" w:line="259" w:lineRule="auto"/>
      </w:pPr>
      <w:r>
        <w:rPr>
          <w:rFonts w:ascii="Sitka Small" w:eastAsia="Sitka Small" w:hAnsi="Sitka Small" w:cs="Sitka Small"/>
          <w:b/>
        </w:rPr>
        <w:lastRenderedPageBreak/>
        <w:t xml:space="preserve"> </w:t>
      </w:r>
      <w:r>
        <w:t xml:space="preserve"> </w:t>
      </w:r>
    </w:p>
    <w:tbl>
      <w:tblPr>
        <w:tblStyle w:val="TableGrid"/>
        <w:tblW w:w="9908" w:type="dxa"/>
        <w:tblInd w:w="10" w:type="dxa"/>
        <w:tblCellMar>
          <w:top w:w="108" w:type="dxa"/>
          <w:right w:w="31" w:type="dxa"/>
        </w:tblCellMar>
        <w:tblLook w:val="04A0" w:firstRow="1" w:lastRow="0" w:firstColumn="1" w:lastColumn="0" w:noHBand="0" w:noVBand="1"/>
      </w:tblPr>
      <w:tblGrid>
        <w:gridCol w:w="833"/>
        <w:gridCol w:w="9075"/>
      </w:tblGrid>
      <w:tr w:rsidR="004E53F5" w14:paraId="12442D84" w14:textId="77777777" w:rsidTr="00D771FF">
        <w:trPr>
          <w:trHeight w:val="379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18E0" w14:textId="77777777" w:rsidR="004E53F5" w:rsidRDefault="004E53F5" w:rsidP="00D771FF">
            <w:pPr>
              <w:spacing w:line="259" w:lineRule="auto"/>
              <w:ind w:left="108"/>
              <w:jc w:val="both"/>
            </w:pPr>
            <w:r>
              <w:rPr>
                <w:rFonts w:ascii="Sitka Small" w:eastAsia="Sitka Small" w:hAnsi="Sitka Small" w:cs="Sitka Small"/>
                <w:b/>
                <w:sz w:val="24"/>
              </w:rPr>
              <w:t xml:space="preserve">S.NO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34469" w14:textId="77777777" w:rsidR="004E53F5" w:rsidRDefault="004E53F5" w:rsidP="00D771FF">
            <w:pPr>
              <w:spacing w:line="259" w:lineRule="auto"/>
              <w:ind w:left="-31"/>
            </w:pPr>
            <w:r>
              <w:t xml:space="preserve"> </w:t>
            </w:r>
            <w:r>
              <w:rPr>
                <w:rFonts w:ascii="Sitka Small" w:eastAsia="Sitka Small" w:hAnsi="Sitka Small" w:cs="Sitka Small"/>
                <w:b/>
                <w:sz w:val="24"/>
                <w:u w:val="single" w:color="000000"/>
              </w:rPr>
              <w:t xml:space="preserve"> </w:t>
            </w:r>
            <w:r>
              <w:rPr>
                <w:rFonts w:ascii="Sitka Small" w:eastAsia="Sitka Small" w:hAnsi="Sitka Small" w:cs="Sitka Small"/>
                <w:b/>
                <w:sz w:val="24"/>
              </w:rPr>
              <w:t xml:space="preserve">TITLE </w:t>
            </w:r>
            <w:r>
              <w:t xml:space="preserve"> </w:t>
            </w:r>
          </w:p>
        </w:tc>
      </w:tr>
      <w:tr w:rsidR="004E53F5" w14:paraId="0A996938" w14:textId="77777777" w:rsidTr="00D771FF">
        <w:trPr>
          <w:trHeight w:val="110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2CB5C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1.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08149" w14:textId="77777777" w:rsidR="004E53F5" w:rsidRDefault="004E53F5" w:rsidP="00D771FF">
            <w:pPr>
              <w:spacing w:line="259" w:lineRule="auto"/>
              <w:ind w:left="108"/>
            </w:pPr>
            <w:r>
              <w:t xml:space="preserve"> Making website using basic html tags</w:t>
            </w:r>
          </w:p>
          <w:p w14:paraId="70BC8078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4960BE30" w14:textId="77777777" w:rsidTr="00D771FF">
        <w:trPr>
          <w:trHeight w:val="1803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632EE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2.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CA707" w14:textId="77777777" w:rsidR="004E53F5" w:rsidRDefault="004E53F5" w:rsidP="00D771FF">
            <w:pPr>
              <w:spacing w:line="259" w:lineRule="auto"/>
              <w:ind w:left="108"/>
            </w:pPr>
            <w:r>
              <w:t>Making an own website using html</w:t>
            </w:r>
          </w:p>
        </w:tc>
      </w:tr>
      <w:tr w:rsidR="004E53F5" w14:paraId="44F465A9" w14:textId="77777777" w:rsidTr="00D771FF">
        <w:trPr>
          <w:trHeight w:val="75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D2104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3.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8474F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3729FA2A" w14:textId="77777777" w:rsidTr="00D771FF">
        <w:trPr>
          <w:trHeight w:val="1452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CD491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4.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A628" w14:textId="77777777" w:rsidR="004E53F5" w:rsidRDefault="004E53F5" w:rsidP="00D771FF">
            <w:pPr>
              <w:spacing w:line="259" w:lineRule="auto"/>
              <w:ind w:left="108"/>
            </w:pPr>
            <w:r>
              <w:t xml:space="preserve"> </w:t>
            </w:r>
          </w:p>
        </w:tc>
      </w:tr>
      <w:tr w:rsidR="004E53F5" w14:paraId="52665BD3" w14:textId="77777777" w:rsidTr="00D771FF">
        <w:trPr>
          <w:trHeight w:val="75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EE87C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5.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9C4FA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47A61C65" w14:textId="77777777" w:rsidTr="00D771FF">
        <w:trPr>
          <w:trHeight w:val="110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7F8D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6.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30C28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143F3893" w14:textId="77777777" w:rsidTr="00D771FF">
        <w:trPr>
          <w:trHeight w:val="1452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C1B91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7.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A7173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45062419" w14:textId="77777777" w:rsidTr="00D771FF">
        <w:trPr>
          <w:trHeight w:val="75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A132D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8.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E92E4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233A20D3" w14:textId="77777777" w:rsidTr="00D771FF">
        <w:trPr>
          <w:trHeight w:val="1105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3A2E2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9.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C7CBC" w14:textId="77777777" w:rsidR="004E53F5" w:rsidRDefault="004E53F5" w:rsidP="00D771FF">
            <w:pPr>
              <w:spacing w:line="259" w:lineRule="auto"/>
              <w:ind w:left="108" w:right="502"/>
              <w:jc w:val="both"/>
            </w:pPr>
          </w:p>
        </w:tc>
      </w:tr>
    </w:tbl>
    <w:p w14:paraId="080A011E" w14:textId="77777777" w:rsidR="004E53F5" w:rsidRPr="00A15A34" w:rsidRDefault="004E53F5" w:rsidP="004E53F5">
      <w:pPr>
        <w:rPr>
          <w:ins w:id="0" w:author="Microsoft Word" w:date="2025-02-11T11:57:00Z" w16du:dateUtc="2025-02-11T06:27:00Z"/>
          <w:sz w:val="40"/>
          <w:szCs w:val="40"/>
        </w:rPr>
      </w:pPr>
      <w:ins w:id="1" w:author="Microsoft Word" w:date="2025-02-11T11:57:00Z" w16du:dateUtc="2025-02-11T06:27:00Z">
        <w:r w:rsidRPr="00A15A34">
          <w:rPr>
            <w:sz w:val="40"/>
            <w:szCs w:val="40"/>
          </w:rPr>
          <w:t xml:space="preserve"> </w:t>
        </w:r>
      </w:ins>
    </w:p>
    <w:p w14:paraId="02D993CD" w14:textId="77777777" w:rsidR="004E53F5" w:rsidRDefault="004E53F5" w:rsidP="004E53F5">
      <w:pPr>
        <w:rPr>
          <w:sz w:val="40"/>
          <w:szCs w:val="40"/>
          <w:lang w:val="en-US"/>
        </w:rPr>
      </w:pPr>
    </w:p>
    <w:p w14:paraId="7007BFEA" w14:textId="77777777" w:rsidR="004E53F5" w:rsidRDefault="004E53F5" w:rsidP="004E53F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Week1:</w:t>
      </w:r>
    </w:p>
    <w:p w14:paraId="745A66CC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program 1</w:t>
      </w:r>
    </w:p>
    <w:p w14:paraId="4B269B84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AIM:  To  download  and  install  java.</w:t>
      </w:r>
    </w:p>
    <w:p w14:paraId="2328F717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Procedure:</w:t>
      </w:r>
      <w:r>
        <w:rPr>
          <w:rFonts w:ascii="Aptos Display" w:hAnsi="Aptos Display"/>
          <w:sz w:val="40"/>
          <w:szCs w:val="40"/>
          <w:lang w:val="en-US"/>
        </w:rPr>
        <w:br/>
        <w:t xml:space="preserve">step1:GO to browser and search “download java ”. </w:t>
      </w:r>
    </w:p>
    <w:p w14:paraId="759BE28D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</w:t>
      </w:r>
      <w:r w:rsidRPr="001376AE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when you search you can see oracle website to               </w:t>
      </w:r>
    </w:p>
    <w:p w14:paraId="784F3A13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                  download java , click on it.</w:t>
      </w:r>
    </w:p>
    <w:p w14:paraId="1273D8AD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 w:rsidRPr="001376AE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AA6E7C3" wp14:editId="20160387">
            <wp:extent cx="5731510" cy="1158875"/>
            <wp:effectExtent l="0" t="0" r="2540" b="3175"/>
            <wp:docPr id="45765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1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C60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Step3:Download the java JDK21 version in linux/macOS/windows in “64x installer”.</w:t>
      </w:r>
      <w:r w:rsidRPr="00F350A9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79203CD" wp14:editId="07A873F7">
            <wp:extent cx="5777230" cy="3268980"/>
            <wp:effectExtent l="0" t="0" r="0" b="7620"/>
            <wp:docPr id="5875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0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32D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Step4: After downloading JDK 21 java version download the installer of java.</w:t>
      </w:r>
    </w:p>
    <w:p w14:paraId="1050432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791287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4758FD0" wp14:editId="0D1B0A8A">
            <wp:extent cx="5731510" cy="479425"/>
            <wp:effectExtent l="0" t="0" r="2540" b="0"/>
            <wp:docPr id="156797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6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3A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 5:After installing java Go to environment variable, click on path and add the java folder in it.</w:t>
      </w:r>
    </w:p>
    <w:p w14:paraId="30C2C99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CE4DC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16FF9CB" wp14:editId="1FCEBA4A">
            <wp:extent cx="5494020" cy="3733800"/>
            <wp:effectExtent l="0" t="0" r="0" b="0"/>
            <wp:docPr id="116083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94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78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D43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6260F7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 6: Go to command prompt and type java –version.</w:t>
      </w:r>
    </w:p>
    <w:p w14:paraId="0D2BCE4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You can see the version of java downloaded.</w:t>
      </w:r>
    </w:p>
    <w:p w14:paraId="64962EC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51B94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58CD5EAE" wp14:editId="59B62315">
            <wp:extent cx="6103620" cy="1280160"/>
            <wp:effectExtent l="0" t="0" r="0" b="0"/>
            <wp:docPr id="109345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0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253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Program 2:java program to print the message welcome to java programming.</w:t>
      </w:r>
    </w:p>
    <w:p w14:paraId="1837B34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BE4CF02" w14:textId="77777777" w:rsidR="004E53F5" w:rsidRDefault="004E53F5" w:rsidP="004E53F5">
      <w:pPr>
        <w:tabs>
          <w:tab w:val="left" w:pos="8025"/>
        </w:tabs>
        <w:rPr>
          <w:ins w:id="2" w:author="Microsoft Word" w:date="2025-02-02T12:44:00Z" w16du:dateUtc="2025-02-02T07:14:00Z"/>
          <w:rFonts w:ascii="Aptos Display" w:hAnsi="Aptos Display"/>
          <w:sz w:val="40"/>
          <w:szCs w:val="40"/>
          <w:lang w:val="en-US"/>
        </w:rPr>
      </w:pPr>
      <w:ins w:id="3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Aim:to create java program to print the message welcome to java programming.</w:t>
        </w:r>
      </w:ins>
    </w:p>
    <w:p w14:paraId="03E64603" w14:textId="77777777" w:rsidR="004E53F5" w:rsidRDefault="004E53F5" w:rsidP="004E53F5">
      <w:pPr>
        <w:tabs>
          <w:tab w:val="left" w:pos="8025"/>
        </w:tabs>
        <w:rPr>
          <w:ins w:id="4" w:author="Microsoft Word" w:date="2025-02-02T12:44:00Z" w16du:dateUtc="2025-02-02T07:14:00Z"/>
          <w:rFonts w:ascii="Aptos Display" w:hAnsi="Aptos Display"/>
          <w:sz w:val="40"/>
          <w:szCs w:val="40"/>
          <w:lang w:val="en-US"/>
        </w:rPr>
      </w:pPr>
      <w:ins w:id="5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PROCEDURE:</w:t>
        </w:r>
      </w:ins>
    </w:p>
    <w:p w14:paraId="3418A31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a folder in  and name it  JAVA and create a notepad folder in JAVA folder and name it Helloworld.</w:t>
      </w:r>
      <w:ins w:id="6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java.</w:t>
        </w:r>
      </w:ins>
    </w:p>
    <w:p w14:paraId="3035F74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15B7E8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 2: open the notepad folder and write the code of “welcome </w:t>
      </w:r>
      <w:ins w:id="7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to</w:t>
        </w:r>
      </w:ins>
      <w:r>
        <w:rPr>
          <w:rFonts w:ascii="Aptos Display" w:hAnsi="Aptos Display"/>
          <w:sz w:val="40"/>
          <w:szCs w:val="40"/>
          <w:lang w:val="en-US"/>
        </w:rPr>
        <w:t xml:space="preserve"> java programming” . </w:t>
      </w:r>
      <w:ins w:id="8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Ensure</w:t>
        </w:r>
      </w:ins>
      <w:r>
        <w:rPr>
          <w:rFonts w:ascii="Aptos Display" w:hAnsi="Aptos Display"/>
          <w:sz w:val="40"/>
          <w:szCs w:val="40"/>
          <w:lang w:val="en-US"/>
        </w:rPr>
        <w:t xml:space="preserve"> that the class and the file name is same.</w:t>
      </w:r>
    </w:p>
    <w:p w14:paraId="4E1131C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C65A02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B6CCFB8" wp14:editId="58699FAE">
            <wp:extent cx="5731510" cy="1976755"/>
            <wp:effectExtent l="0" t="0" r="2540" b="4445"/>
            <wp:docPr id="166332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9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25A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 Save the notepad file and open the file in the command prompt window .</w:t>
      </w:r>
    </w:p>
    <w:p w14:paraId="4E44AF1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3BFDF85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Step4:Compile the program by using command</w:t>
      </w:r>
    </w:p>
    <w:p w14:paraId="192E276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Javac Helloworld.java and press enter.</w:t>
      </w:r>
    </w:p>
    <w:p w14:paraId="1AA9B06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AE0EBB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683A11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71FCE3E" wp14:editId="4A382047">
            <wp:extent cx="5731510" cy="2849880"/>
            <wp:effectExtent l="0" t="0" r="2540" b="7620"/>
            <wp:docPr id="1253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3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508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3801EE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Step5: So we are getting an error which is in the class string. Go to notepad and correct the mistake in the class string.</w:t>
      </w:r>
    </w:p>
    <w:p w14:paraId="252F87E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9605C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63B1204" wp14:editId="032F1593">
            <wp:extent cx="5729878" cy="2575560"/>
            <wp:effectExtent l="0" t="0" r="4445" b="0"/>
            <wp:docPr id="7007447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44720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140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4A9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0A23F2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Step6: Now save the java file and open the command window and type javac Helloworld.java and compile it.</w:t>
      </w:r>
    </w:p>
    <w:p w14:paraId="6B5D373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21B615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57BAD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05B4E04" wp14:editId="09CCD057">
            <wp:extent cx="5731510" cy="3016885"/>
            <wp:effectExtent l="0" t="0" r="2540" b="0"/>
            <wp:docPr id="57945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50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1E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Now, the java program is correctly excecuted and there are no errors in the java program.</w:t>
      </w:r>
    </w:p>
    <w:p w14:paraId="549322E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BB00C6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Program3: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prints name , roll number &amp; section of a student</w:t>
      </w:r>
      <w:r>
        <w:rPr>
          <w:rFonts w:ascii="Aptos Display" w:hAnsi="Aptos Display"/>
          <w:sz w:val="40"/>
          <w:szCs w:val="40"/>
          <w:lang w:val="en-US"/>
        </w:rPr>
        <w:t>.</w:t>
      </w:r>
    </w:p>
    <w:p w14:paraId="1BD7D21D" w14:textId="77777777" w:rsidR="004E53F5" w:rsidRDefault="004E53F5" w:rsidP="004E53F5">
      <w:pPr>
        <w:tabs>
          <w:tab w:val="left" w:pos="8025"/>
        </w:tabs>
        <w:rPr>
          <w:ins w:id="9" w:author="Microsoft Word" w:date="2025-02-04T09:22:00Z" w16du:dateUtc="2025-02-04T03:52:00Z"/>
          <w:rFonts w:ascii="Aptos Display" w:hAnsi="Aptos Display"/>
          <w:sz w:val="40"/>
          <w:szCs w:val="40"/>
          <w:lang w:val="en-US"/>
        </w:rPr>
      </w:pPr>
    </w:p>
    <w:p w14:paraId="41A4531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To create </w:t>
      </w:r>
      <w:r w:rsidRPr="00C65A02">
        <w:rPr>
          <w:rFonts w:ascii="Aptos Display" w:hAnsi="Aptos Display"/>
          <w:sz w:val="40"/>
          <w:szCs w:val="40"/>
          <w:lang w:val="en-US"/>
        </w:rPr>
        <w:t>java program that prints name , roll number &amp; section of a student</w:t>
      </w:r>
      <w:r>
        <w:rPr>
          <w:rFonts w:ascii="Aptos Display" w:hAnsi="Aptos Display"/>
          <w:sz w:val="40"/>
          <w:szCs w:val="40"/>
          <w:lang w:val="en-US"/>
        </w:rPr>
        <w:t>.</w:t>
      </w:r>
    </w:p>
    <w:p w14:paraId="581467CE" w14:textId="77777777" w:rsidR="004E53F5" w:rsidRDefault="004E53F5" w:rsidP="004E53F5">
      <w:pPr>
        <w:tabs>
          <w:tab w:val="left" w:pos="8025"/>
        </w:tabs>
        <w:rPr>
          <w:ins w:id="10" w:author="Microsoft Word" w:date="2025-02-04T09:22:00Z" w16du:dateUtc="2025-02-04T03:52:00Z"/>
          <w:rFonts w:ascii="Aptos Display" w:hAnsi="Aptos Display"/>
          <w:sz w:val="40"/>
          <w:szCs w:val="40"/>
          <w:lang w:val="en-US"/>
        </w:rPr>
      </w:pPr>
    </w:p>
    <w:p w14:paraId="21DF2A7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PROCEDURE:</w:t>
      </w:r>
      <w:r>
        <w:rPr>
          <w:rFonts w:ascii="Aptos Display" w:hAnsi="Aptos Display"/>
          <w:sz w:val="40"/>
          <w:szCs w:val="40"/>
          <w:lang w:val="en-US"/>
        </w:rPr>
        <w:br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>java program that prints name , roll number &amp; section of a student</w:t>
      </w:r>
      <w:r>
        <w:rPr>
          <w:rFonts w:ascii="Aptos Display" w:hAnsi="Aptos Display"/>
          <w:sz w:val="40"/>
          <w:szCs w:val="40"/>
          <w:lang w:val="en-US"/>
        </w:rPr>
        <w:t>.</w:t>
      </w:r>
    </w:p>
    <w:p w14:paraId="096E09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D2D34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11615EC4" wp14:editId="5F7D51C7">
            <wp:extent cx="5019675" cy="3086100"/>
            <wp:effectExtent l="0" t="0" r="9525" b="0"/>
            <wp:docPr id="19719433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4338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8" cy="30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EC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StudentInfo.java and open the notepad file in command prompt and compile javac studentInfo.java.</w:t>
      </w:r>
      <w:r w:rsidRPr="00DD2D34">
        <w:rPr>
          <w:rFonts w:ascii="Aptos Display" w:hAnsi="Aptos Display"/>
          <w:noProof/>
          <w:sz w:val="40"/>
          <w:szCs w:val="40"/>
          <w:lang w:val="en-US"/>
        </w:rPr>
        <w:t xml:space="preserve"> </w:t>
      </w:r>
      <w:r w:rsidRPr="0097659C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5B7318E" wp14:editId="3FF514DD">
            <wp:extent cx="5619750" cy="2609850"/>
            <wp:effectExtent l="0" t="0" r="0" b="0"/>
            <wp:docPr id="126167874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78747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986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Step3: So we are getting 3 errors which is in the printing statement. Go to notepad and correct the mistake in the printing statement.</w:t>
      </w:r>
    </w:p>
    <w:p w14:paraId="6E27988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69649D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82E3AED" wp14:editId="60976B5D">
            <wp:extent cx="5201376" cy="3038899"/>
            <wp:effectExtent l="0" t="0" r="0" b="9525"/>
            <wp:docPr id="145558643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6438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0A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StudentInfo.java and compile it.</w:t>
      </w:r>
    </w:p>
    <w:p w14:paraId="6CDB793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530CAC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2BFEC3C0" wp14:editId="67A864FB">
            <wp:extent cx="5731510" cy="2482850"/>
            <wp:effectExtent l="0" t="0" r="2540" b="0"/>
            <wp:docPr id="7672972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9720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6DE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Step5:Now, the java program is correctly excecuted and there are no errors in the java program.</w:t>
      </w:r>
    </w:p>
    <w:p w14:paraId="4315E60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Week 2:</w:t>
      </w:r>
    </w:p>
    <w:p w14:paraId="3A273DD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Program3: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Write java program that prints </w:t>
      </w:r>
      <w:r>
        <w:rPr>
          <w:rFonts w:ascii="Aptos Display" w:hAnsi="Aptos Display"/>
          <w:sz w:val="40"/>
          <w:szCs w:val="40"/>
          <w:lang w:val="en-US"/>
        </w:rPr>
        <w:t>Area of rectangle</w:t>
      </w:r>
    </w:p>
    <w:p w14:paraId="0E7D298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 </w:t>
      </w:r>
      <w:r>
        <w:rPr>
          <w:rFonts w:ascii="Aptos Display" w:hAnsi="Aptos Display"/>
          <w:sz w:val="40"/>
          <w:szCs w:val="40"/>
          <w:lang w:val="en-US"/>
        </w:rPr>
        <w:t>Area of rectangle.</w:t>
      </w:r>
    </w:p>
    <w:p w14:paraId="72AE8BC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>the area of rectangle.</w:t>
      </w:r>
    </w:p>
    <w:p w14:paraId="2D3682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56881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236CEEB" wp14:editId="4BACF020">
            <wp:extent cx="5657851" cy="2997200"/>
            <wp:effectExtent l="0" t="0" r="0" b="0"/>
            <wp:docPr id="13092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5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55" cy="29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F80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area_rect.java and open the notepad file in command prompt and compile javac area_rect.java.</w:t>
      </w:r>
      <w:r w:rsidRPr="00E35A32">
        <w:rPr>
          <w:rFonts w:ascii="Aptos Display" w:hAnsi="Aptos Display"/>
          <w:sz w:val="40"/>
          <w:szCs w:val="40"/>
          <w:lang w:val="en-US"/>
        </w:rPr>
        <w:t xml:space="preserve"> </w:t>
      </w:r>
    </w:p>
    <w:p w14:paraId="6731530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E35A32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484E4E6" wp14:editId="394E2D43">
            <wp:extent cx="5731510" cy="1854200"/>
            <wp:effectExtent l="0" t="0" r="2540" b="0"/>
            <wp:docPr id="22722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4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CF0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Step3: So we are getting  error which is in the return statement. Go to notepad and correct the mistake in the printing statement.</w:t>
      </w:r>
    </w:p>
    <w:p w14:paraId="52F5A5D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A5CD0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72B37CA" wp14:editId="2007E8B2">
            <wp:extent cx="5143500" cy="3041650"/>
            <wp:effectExtent l="0" t="0" r="0" b="6350"/>
            <wp:docPr id="134707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74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4" cy="30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3C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area_rect.java and compile it.</w:t>
      </w:r>
    </w:p>
    <w:p w14:paraId="73DA65C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91BA3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A76C3DC" wp14:editId="6944CEE6">
            <wp:extent cx="5562600" cy="2990850"/>
            <wp:effectExtent l="0" t="0" r="0" b="0"/>
            <wp:docPr id="15525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3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B6B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Step5:Now, the java program is correctly excecuted and there are no errors in the java program.</w:t>
      </w:r>
    </w:p>
    <w:p w14:paraId="10EDDEA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083562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Program4: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Write java program that prints </w:t>
      </w:r>
      <w:r>
        <w:rPr>
          <w:rFonts w:ascii="Aptos Display" w:hAnsi="Aptos Display"/>
          <w:sz w:val="40"/>
          <w:szCs w:val="40"/>
          <w:lang w:val="en-US"/>
        </w:rPr>
        <w:t>factorial of number</w:t>
      </w:r>
    </w:p>
    <w:p w14:paraId="198DEE5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 </w:t>
      </w:r>
      <w:r>
        <w:rPr>
          <w:rFonts w:ascii="Aptos Display" w:hAnsi="Aptos Display"/>
          <w:sz w:val="40"/>
          <w:szCs w:val="40"/>
          <w:lang w:val="en-US"/>
        </w:rPr>
        <w:t>factorial of number.</w:t>
      </w:r>
    </w:p>
    <w:p w14:paraId="74FC577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>the factorial of number.</w:t>
      </w:r>
    </w:p>
    <w:p w14:paraId="0FB4595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7084F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FC230B0" wp14:editId="27D28F54">
            <wp:extent cx="5731510" cy="2724150"/>
            <wp:effectExtent l="0" t="0" r="2540" b="0"/>
            <wp:docPr id="1355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1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CBE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29F409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fac.java and open the notepad file in command prompt and compile it.</w:t>
      </w:r>
    </w:p>
    <w:p w14:paraId="727D113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E165B3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53D1569E" wp14:editId="20F4C1B8">
            <wp:extent cx="5677692" cy="2772162"/>
            <wp:effectExtent l="0" t="0" r="0" b="9525"/>
            <wp:docPr id="6641960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96082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F4D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 So we are getting  error which is in the fac*=i statement. Go to notepad and correct the mistake in the statement.</w:t>
      </w:r>
    </w:p>
    <w:p w14:paraId="7003E7F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C17C9A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8B86CE8" wp14:editId="063701E9">
            <wp:extent cx="5731510" cy="2457450"/>
            <wp:effectExtent l="0" t="0" r="2540" b="0"/>
            <wp:docPr id="128567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9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466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D285B7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 Add the semicoloum after error and Now save the java file and open the command window and type javac fac.java and compile it.</w:t>
      </w:r>
    </w:p>
    <w:p w14:paraId="104B152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56623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07510444" wp14:editId="4A1D5628">
            <wp:extent cx="5620534" cy="2648320"/>
            <wp:effectExtent l="0" t="0" r="0" b="0"/>
            <wp:docPr id="16234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17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DA2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FF9DC1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F7D663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Step5:Now, the java program is correctly excecuted and there are no errors in the java program.</w:t>
      </w:r>
    </w:p>
    <w:p w14:paraId="28C6986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5D28EF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Program4: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prints</w:t>
      </w:r>
      <w:r>
        <w:rPr>
          <w:rFonts w:ascii="Aptos Display" w:hAnsi="Aptos Display"/>
          <w:sz w:val="40"/>
          <w:szCs w:val="40"/>
          <w:lang w:val="en-US"/>
        </w:rPr>
        <w:t xml:space="preserve"> largest of 3 numbers.</w:t>
      </w:r>
    </w:p>
    <w:p w14:paraId="59C4C11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</w:t>
      </w:r>
      <w:r>
        <w:rPr>
          <w:rFonts w:ascii="Aptos Display" w:hAnsi="Aptos Display"/>
          <w:sz w:val="40"/>
          <w:szCs w:val="40"/>
          <w:lang w:val="en-US"/>
        </w:rPr>
        <w:t xml:space="preserve"> largest of 3 numbers.</w:t>
      </w:r>
    </w:p>
    <w:p w14:paraId="6C2FDA1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2CE2BD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>the factorial of number.</w:t>
      </w:r>
      <w:r w:rsidRPr="00513C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27F11DF" wp14:editId="3FDD93F2">
            <wp:extent cx="5731510" cy="3924300"/>
            <wp:effectExtent l="0" t="0" r="2540" b="0"/>
            <wp:docPr id="15041935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93585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03F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fac.java and open the notepad file in command prompt and compile it.</w:t>
      </w:r>
    </w:p>
    <w:p w14:paraId="3625F64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90F7B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2816F06" wp14:editId="2A8D174B">
            <wp:extent cx="5731510" cy="2956560"/>
            <wp:effectExtent l="0" t="0" r="2540" b="0"/>
            <wp:docPr id="57732602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26027" name="Picture 1" descr="A computer screen shot of a program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AB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Step3: So we are getting   4errors which is in the c variable . Go to notepad and correct the mistake in the statement.</w:t>
      </w:r>
    </w:p>
    <w:p w14:paraId="1DE5594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17E8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1C3511F" wp14:editId="3D0BC091">
            <wp:extent cx="5410835" cy="3467100"/>
            <wp:effectExtent l="0" t="0" r="0" b="0"/>
            <wp:docPr id="20883161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612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61" cy="34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38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32EF3FA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Add int c=input.nextInt();in the c input</w:t>
      </w:r>
    </w:p>
    <w:p w14:paraId="1F68E14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largest.java and compile it.</w:t>
      </w:r>
      <w:r w:rsidRPr="00DC1EC7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6E75E43" wp14:editId="7517E3D0">
            <wp:extent cx="5514975" cy="2034540"/>
            <wp:effectExtent l="0" t="0" r="9525" b="3810"/>
            <wp:docPr id="172151308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3088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764" cy="20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40"/>
          <w:szCs w:val="40"/>
          <w:lang w:val="en-US"/>
        </w:rPr>
        <w:lastRenderedPageBreak/>
        <w:t>Step5:Now, the java program is correctly excecuted and there are no errors in the java program.</w:t>
      </w:r>
    </w:p>
    <w:p w14:paraId="1598215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</w:t>
      </w:r>
      <w:r>
        <w:rPr>
          <w:rFonts w:ascii="Aptos Display" w:hAnsi="Aptos Display"/>
          <w:sz w:val="40"/>
          <w:szCs w:val="40"/>
          <w:lang w:val="en-US"/>
        </w:rPr>
        <w:t>s fibinocci of number.</w:t>
      </w:r>
    </w:p>
    <w:p w14:paraId="0843BC5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</w:t>
      </w:r>
      <w:r>
        <w:rPr>
          <w:rFonts w:ascii="Aptos Display" w:hAnsi="Aptos Display"/>
          <w:sz w:val="40"/>
          <w:szCs w:val="40"/>
          <w:lang w:val="en-US"/>
        </w:rPr>
        <w:t xml:space="preserve"> fibinocci.</w:t>
      </w:r>
    </w:p>
    <w:p w14:paraId="299CC56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E4E911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>the fibinocci.</w:t>
      </w:r>
      <w:r w:rsidRPr="00F72A78">
        <w:rPr>
          <w:noProof/>
        </w:rPr>
        <w:t xml:space="preserve"> </w:t>
      </w:r>
      <w:r w:rsidRPr="00F72A7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08B9A99" wp14:editId="76B6B91E">
            <wp:extent cx="5731510" cy="3425190"/>
            <wp:effectExtent l="0" t="0" r="2540" b="3810"/>
            <wp:docPr id="206296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6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C1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fib.java and open the notepad file in command prompt and compile it.</w:t>
      </w:r>
    </w:p>
    <w:p w14:paraId="2B76EA1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BFE3D6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72A78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5AE8B66C" wp14:editId="2CAB3742">
            <wp:extent cx="5731510" cy="2240280"/>
            <wp:effectExtent l="0" t="0" r="2540" b="7620"/>
            <wp:docPr id="2515793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937" name="Picture 1" descr="A computer screen shot of a black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CB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 So we are getting   1errors which is in the f3 variable . Go to notepad and correct the mistake in the statement.</w:t>
      </w:r>
    </w:p>
    <w:p w14:paraId="27D9D03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72A7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F73B9A4" wp14:editId="55A59A2D">
            <wp:extent cx="5731510" cy="3432810"/>
            <wp:effectExtent l="0" t="0" r="2540" b="0"/>
            <wp:docPr id="102104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30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204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6DE2250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Add semicoloum after f3=f1+f2</w:t>
      </w:r>
    </w:p>
    <w:p w14:paraId="17B27AF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fib.java and compile it.</w:t>
      </w:r>
    </w:p>
    <w:p w14:paraId="352358D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72A78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4D1882C5" wp14:editId="405D91EA">
            <wp:extent cx="5731510" cy="3163570"/>
            <wp:effectExtent l="0" t="0" r="2540" b="0"/>
            <wp:docPr id="108682119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21193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40"/>
          <w:szCs w:val="40"/>
          <w:lang w:val="en-US"/>
        </w:rPr>
        <w:t>Step5:Now, the java program is correctly excecuted and there are no errors in the java program.</w:t>
      </w:r>
    </w:p>
    <w:p w14:paraId="2813785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</w:t>
      </w:r>
      <w:r>
        <w:rPr>
          <w:rFonts w:ascii="Aptos Display" w:hAnsi="Aptos Display"/>
          <w:sz w:val="40"/>
          <w:szCs w:val="40"/>
          <w:lang w:val="en-US"/>
        </w:rPr>
        <w:t>s fibinocci of number.</w:t>
      </w:r>
    </w:p>
    <w:p w14:paraId="0DFD35D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</w:t>
      </w:r>
      <w:r>
        <w:rPr>
          <w:rFonts w:ascii="Aptos Display" w:hAnsi="Aptos Display"/>
          <w:sz w:val="40"/>
          <w:szCs w:val="40"/>
          <w:lang w:val="en-US"/>
        </w:rPr>
        <w:t>convert Temperature from celcius to Fahrenheit</w:t>
      </w:r>
    </w:p>
    <w:p w14:paraId="4608545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897C35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12E2D5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</w:t>
      </w:r>
      <w:r>
        <w:rPr>
          <w:rFonts w:ascii="Aptos Display" w:hAnsi="Aptos Display"/>
          <w:sz w:val="40"/>
          <w:szCs w:val="40"/>
          <w:lang w:val="en-US"/>
        </w:rPr>
        <w:t>convert Temperature from celcius to Fahrenheit</w:t>
      </w:r>
    </w:p>
    <w:p w14:paraId="638D12D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464FDF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60B38962" wp14:editId="62AA6A76">
            <wp:extent cx="5731510" cy="2758440"/>
            <wp:effectExtent l="0" t="0" r="2540" b="3810"/>
            <wp:docPr id="148808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82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34C5" w14:textId="77777777" w:rsidR="004E53F5" w:rsidRDefault="004E53F5" w:rsidP="004E53F5">
      <w:pPr>
        <w:tabs>
          <w:tab w:val="left" w:pos="8025"/>
        </w:tabs>
        <w:rPr>
          <w:noProof/>
        </w:rPr>
      </w:pPr>
    </w:p>
    <w:p w14:paraId="59AD4221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66CEE0A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temp.java and open the notepad file in command prompt and compile it.</w:t>
      </w:r>
    </w:p>
    <w:p w14:paraId="298D396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EC3265B" wp14:editId="5FA343B4">
            <wp:extent cx="5731510" cy="1818640"/>
            <wp:effectExtent l="0" t="0" r="2540" b="0"/>
            <wp:docPr id="104155401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54015" name="Picture 1" descr="A computer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793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 So we are getting   1errors which is in the scanner close. Go to notepad and correct the mistake in the statement.</w:t>
      </w:r>
    </w:p>
    <w:p w14:paraId="7D38E15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156937A5" wp14:editId="008873F6">
            <wp:extent cx="5731510" cy="2796540"/>
            <wp:effectExtent l="0" t="0" r="2540" b="3810"/>
            <wp:docPr id="46040632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6322" name="Picture 1" descr="A screen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AE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6D2A5AD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Add semicoloum after scanner close.</w:t>
      </w:r>
    </w:p>
    <w:p w14:paraId="0CEC311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temp.java and compile it.</w:t>
      </w:r>
    </w:p>
    <w:p w14:paraId="5C25102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DD54EA1" wp14:editId="4B363B0C">
            <wp:extent cx="5731510" cy="1760220"/>
            <wp:effectExtent l="0" t="0" r="2540" b="0"/>
            <wp:docPr id="84719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904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40"/>
          <w:szCs w:val="40"/>
          <w:lang w:val="en-US"/>
        </w:rPr>
        <w:t>Step5:Now, the java program is correctly excecuted and there are no errors in the java program.</w:t>
      </w:r>
    </w:p>
    <w:p w14:paraId="14E9BA9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</w:t>
      </w:r>
      <w:r>
        <w:rPr>
          <w:rFonts w:ascii="Aptos Display" w:hAnsi="Aptos Display"/>
          <w:sz w:val="40"/>
          <w:szCs w:val="40"/>
          <w:lang w:val="en-US"/>
        </w:rPr>
        <w:t>s simple intrest of number by user.</w:t>
      </w:r>
    </w:p>
    <w:p w14:paraId="65A796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that print</w:t>
      </w:r>
      <w:r>
        <w:rPr>
          <w:rFonts w:ascii="Aptos Display" w:hAnsi="Aptos Display"/>
          <w:sz w:val="40"/>
          <w:szCs w:val="40"/>
          <w:lang w:val="en-US"/>
        </w:rPr>
        <w:t>s simple intrest of number by user.</w:t>
      </w:r>
    </w:p>
    <w:p w14:paraId="694F65E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>java program that print</w:t>
      </w:r>
      <w:r>
        <w:rPr>
          <w:rFonts w:ascii="Aptos Display" w:hAnsi="Aptos Display"/>
          <w:sz w:val="40"/>
          <w:szCs w:val="40"/>
          <w:lang w:val="en-US"/>
        </w:rPr>
        <w:t>s simple intrest of number by user.</w:t>
      </w:r>
    </w:p>
    <w:p w14:paraId="2604DEB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7A84286A" wp14:editId="3B0F65FE">
            <wp:extent cx="5391149" cy="2712720"/>
            <wp:effectExtent l="0" t="0" r="635" b="0"/>
            <wp:docPr id="14482885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8505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3963" cy="2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BED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19F61B3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simple.java and open the notepad file in command prompt and compile it.</w:t>
      </w:r>
    </w:p>
    <w:p w14:paraId="117F0F0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58C881EF" wp14:editId="1F2DA4AA">
            <wp:extent cx="5731510" cy="1687195"/>
            <wp:effectExtent l="0" t="0" r="2540" b="8255"/>
            <wp:docPr id="186458150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1501" name="Picture 1" descr="A computer screen shot of a black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728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542F10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260A9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 So we are getting   1errors which is in the float. Go to notepad and correct the mistake in the statement.</w:t>
      </w:r>
    </w:p>
    <w:p w14:paraId="5271034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98362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E6345B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512C462" wp14:editId="2C04A70A">
            <wp:extent cx="5438775" cy="3093720"/>
            <wp:effectExtent l="0" t="0" r="9525" b="0"/>
            <wp:docPr id="4200130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3006" name="Picture 1" descr="A screenshot of a computer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6" cy="30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A65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97B280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14BA847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Add semicoloum after Float SI;</w:t>
      </w:r>
    </w:p>
    <w:p w14:paraId="52784B0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simple.java and compile it.</w:t>
      </w:r>
      <w:r w:rsidRPr="003963D9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988F064" wp14:editId="257B0A4A">
            <wp:extent cx="5731510" cy="2034540"/>
            <wp:effectExtent l="0" t="0" r="2540" b="3810"/>
            <wp:docPr id="1358733646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33646" name="Picture 1" descr="A computer screen shot of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332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Step5:Now, the java program is correctly excecuted and there are no errors in the java program.</w:t>
      </w:r>
    </w:p>
    <w:p w14:paraId="062EDA7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WEEK-3:</w:t>
      </w:r>
    </w:p>
    <w:p w14:paraId="4E805CD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D76EB9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</w:t>
      </w: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To create java program with following instructions</w:t>
      </w:r>
    </w:p>
    <w:p w14:paraId="4637E16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1.Create a class with name car</w:t>
      </w:r>
    </w:p>
    <w:p w14:paraId="68CE3FEB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</w:p>
    <w:p w14:paraId="4B7719F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2. Create four attributes named car_color                Car_brand,fuel_type,mileage</w:t>
      </w:r>
    </w:p>
    <w:p w14:paraId="332C4C1C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</w:p>
    <w:p w14:paraId="4570A22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3. Create three methods named start(), stop(). Service()</w:t>
      </w:r>
    </w:p>
    <w:p w14:paraId="0D0A16D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</w:p>
    <w:p w14:paraId="571B6AC2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4. Create three objects named car1,car2 and car3</w:t>
      </w:r>
    </w:p>
    <w:p w14:paraId="51DB6BD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9C50F5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7EB511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992547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>java program that print</w:t>
      </w:r>
      <w:r>
        <w:rPr>
          <w:rFonts w:ascii="Aptos Display" w:hAnsi="Aptos Display"/>
          <w:sz w:val="40"/>
          <w:szCs w:val="40"/>
          <w:lang w:val="en-US"/>
        </w:rPr>
        <w:t>s class with name car,attributes and three methods  with three objects.</w:t>
      </w:r>
    </w:p>
    <w:p w14:paraId="6DC032A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>import java.util.*;</w:t>
      </w:r>
    </w:p>
    <w:p w14:paraId="0163F21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>class car</w:t>
      </w:r>
    </w:p>
    <w:p w14:paraId="724AD92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>{</w:t>
      </w:r>
    </w:p>
    <w:p w14:paraId="3C78CE7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195537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String Car_color</w:t>
      </w:r>
    </w:p>
    <w:p w14:paraId="58AFEAD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String Car_brand;</w:t>
      </w:r>
    </w:p>
    <w:p w14:paraId="6FD07E6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String fuel_type;</w:t>
      </w:r>
    </w:p>
    <w:p w14:paraId="2C8D8A30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int mileage;</w:t>
      </w:r>
    </w:p>
    <w:p w14:paraId="4CFB0E6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public void start()</w:t>
      </w:r>
    </w:p>
    <w:p w14:paraId="566483BF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{</w:t>
      </w:r>
    </w:p>
    <w:p w14:paraId="691F19A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</w:t>
      </w:r>
    </w:p>
    <w:p w14:paraId="69288272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Started:");</w:t>
      </w:r>
    </w:p>
    <w:p w14:paraId="52213AA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color is :"+Car_color);</w:t>
      </w:r>
    </w:p>
    <w:p w14:paraId="5FD35648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Brand is:"+Car_brand);</w:t>
      </w:r>
    </w:p>
    <w:p w14:paraId="49A1E48B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fuel type is:"+fuel_type);</w:t>
      </w:r>
    </w:p>
    <w:p w14:paraId="62C980E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mileage is:"+mileage);</w:t>
      </w:r>
    </w:p>
    <w:p w14:paraId="6763515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}</w:t>
      </w:r>
    </w:p>
    <w:p w14:paraId="6835847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lastRenderedPageBreak/>
        <w:t xml:space="preserve">    public void service()</w:t>
      </w:r>
    </w:p>
    <w:p w14:paraId="6828036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</w:t>
      </w:r>
    </w:p>
    <w:p w14:paraId="621854E5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{</w:t>
      </w:r>
    </w:p>
    <w:p w14:paraId="5A7DCF6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Started:");</w:t>
      </w:r>
    </w:p>
    <w:p w14:paraId="278A5FB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color is :"+Car_color);</w:t>
      </w:r>
    </w:p>
    <w:p w14:paraId="028692E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Brand is:"+Car_brand);</w:t>
      </w:r>
    </w:p>
    <w:p w14:paraId="7FBF3E5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fuel type is:"+fuel_type);</w:t>
      </w:r>
    </w:p>
    <w:p w14:paraId="66C7DBA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mileage is:"+mileage);</w:t>
      </w:r>
    </w:p>
    <w:p w14:paraId="1C41DE00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}</w:t>
      </w:r>
    </w:p>
    <w:p w14:paraId="25EE5B0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void stop()</w:t>
      </w:r>
    </w:p>
    <w:p w14:paraId="4427CC47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</w:t>
      </w:r>
    </w:p>
    <w:p w14:paraId="45D48F5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{</w:t>
      </w:r>
    </w:p>
    <w:p w14:paraId="068CDF3F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Started:");</w:t>
      </w:r>
    </w:p>
    <w:p w14:paraId="655D1C0C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color is :"+Car_color);</w:t>
      </w:r>
    </w:p>
    <w:p w14:paraId="4009DFFC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Brand is:"+Car_brand);</w:t>
      </w:r>
    </w:p>
    <w:p w14:paraId="55E2A867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fuel type is:"+fuel_type);</w:t>
      </w:r>
    </w:p>
    <w:p w14:paraId="736359CC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System.out.println("Car mileage is:"+mileage);</w:t>
      </w:r>
    </w:p>
    <w:p w14:paraId="4578D3E8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}</w:t>
      </w:r>
    </w:p>
    <w:p w14:paraId="47663B3B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public static void main(String args[])</w:t>
      </w:r>
    </w:p>
    <w:p w14:paraId="37FB190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lastRenderedPageBreak/>
        <w:t xml:space="preserve">   {   System.out.println("\nNIKHIL\n\n");</w:t>
      </w:r>
    </w:p>
    <w:p w14:paraId="36FB1BA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 car1 = new car();</w:t>
      </w:r>
    </w:p>
    <w:p w14:paraId="5A607270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car1.Car_color = "Blue";</w:t>
      </w:r>
    </w:p>
    <w:p w14:paraId="4113294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car1.Car_brand = "Audi";</w:t>
      </w:r>
    </w:p>
    <w:p w14:paraId="1724370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car1.fuel_type = "Deisel";</w:t>
      </w:r>
    </w:p>
    <w:p w14:paraId="6360E3E2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car1.mileage = 100;</w:t>
      </w:r>
    </w:p>
    <w:p w14:paraId="1713401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car1.start();</w:t>
      </w:r>
    </w:p>
    <w:p w14:paraId="588EE79B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 car2 = new car();</w:t>
      </w:r>
    </w:p>
    <w:p w14:paraId="7D580E0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car2.Car_color = "Red";</w:t>
      </w:r>
    </w:p>
    <w:p w14:paraId="36202CB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car2.Car_brand = "Tesla";</w:t>
      </w:r>
    </w:p>
    <w:p w14:paraId="0B614008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car2.fuel_type = "EV";</w:t>
      </w:r>
    </w:p>
    <w:p w14:paraId="2CE21F9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car2.mileage = 200;</w:t>
      </w:r>
    </w:p>
    <w:p w14:paraId="79E1BB0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car2.stop();</w:t>
      </w:r>
    </w:p>
    <w:p w14:paraId="63D165C4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 car3 = new car();</w:t>
      </w:r>
    </w:p>
    <w:p w14:paraId="733A093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car3.Car_color = "Yellow";</w:t>
      </w:r>
    </w:p>
    <w:p w14:paraId="148043DF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car3.Car_brand = "BMW";</w:t>
      </w:r>
    </w:p>
    <w:p w14:paraId="17B8812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car3.fuel_type = "Petrol";</w:t>
      </w:r>
    </w:p>
    <w:p w14:paraId="1C4079E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car3.mileage = 300;</w:t>
      </w:r>
    </w:p>
    <w:p w14:paraId="70919BF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car3.service();</w:t>
      </w:r>
    </w:p>
    <w:p w14:paraId="1D190EA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lastRenderedPageBreak/>
        <w:t xml:space="preserve">      </w:t>
      </w:r>
    </w:p>
    <w:p w14:paraId="6554C24F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}</w:t>
      </w:r>
    </w:p>
    <w:p w14:paraId="7FAF4B2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>}</w:t>
      </w:r>
    </w:p>
    <w:p w14:paraId="02E2298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3960C3BD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5042085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car.java and open the notepad file in command prompt and compile it.</w:t>
      </w:r>
    </w:p>
    <w:p w14:paraId="104805C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C7636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7C468A2D" wp14:editId="392FE39F">
            <wp:extent cx="5731510" cy="1744345"/>
            <wp:effectExtent l="0" t="0" r="2540" b="8255"/>
            <wp:docPr id="64971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165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79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184A6B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 So we are getting   1errors which is in the string Car_brand. Go to notepad and correct the mistake in the statement.</w:t>
      </w:r>
    </w:p>
    <w:p w14:paraId="08FC876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845"/>
        <w:gridCol w:w="2256"/>
        <w:gridCol w:w="2353"/>
        <w:gridCol w:w="2562"/>
      </w:tblGrid>
      <w:tr w:rsidR="004E53F5" w:rsidRPr="00891DBA" w14:paraId="2FC56062" w14:textId="77777777" w:rsidTr="00D771FF"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475C7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S No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745F0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2B838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Cause of error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20062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Rectification</w:t>
            </w:r>
          </w:p>
        </w:tc>
      </w:tr>
      <w:tr w:rsidR="004E53F5" w:rsidRPr="00891DBA" w14:paraId="4911F5E3" w14:textId="77777777" w:rsidTr="00D771FF"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F4C98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 xml:space="preserve">1 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A3783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Syntax Error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083B2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Missing ‘</w:t>
            </w:r>
            <w:r>
              <w:rPr>
                <w:rFonts w:ascii="Aptos Display" w:hAnsi="Aptos Display"/>
                <w:b/>
                <w:bCs/>
                <w:sz w:val="40"/>
                <w:szCs w:val="40"/>
              </w:rPr>
              <w:t>;</w:t>
            </w: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‘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F4BD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‘</w:t>
            </w:r>
            <w:r>
              <w:rPr>
                <w:rFonts w:ascii="Aptos Display" w:hAnsi="Aptos Display"/>
                <w:b/>
                <w:bCs/>
                <w:sz w:val="40"/>
                <w:szCs w:val="40"/>
              </w:rPr>
              <w:t>;</w:t>
            </w: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‘ added</w:t>
            </w:r>
          </w:p>
        </w:tc>
      </w:tr>
    </w:tbl>
    <w:p w14:paraId="5112EFA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E8028D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car.java and compile it.</w:t>
      </w:r>
      <w:r w:rsidRPr="003C7636">
        <w:rPr>
          <w:noProof/>
        </w:rPr>
        <w:t xml:space="preserve"> </w:t>
      </w:r>
      <w:r w:rsidRPr="003C7636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7D3C2D97" wp14:editId="08ADEA1A">
            <wp:extent cx="5731510" cy="3451860"/>
            <wp:effectExtent l="0" t="0" r="2540" b="0"/>
            <wp:docPr id="807819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900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34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Step5:Now, the java program is correctly excecuted and there are no errors in the java program.</w:t>
      </w:r>
    </w:p>
    <w:p w14:paraId="2E46D45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</w:p>
    <w:p w14:paraId="6E4C65F7" w14:textId="77777777" w:rsidR="004E53F5" w:rsidRPr="003C7636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</w:t>
      </w:r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>To create a class bankAccount with methods deposit() and withdrawl</w:t>
      </w:r>
    </w:p>
    <w:p w14:paraId="03F0B191" w14:textId="77777777" w:rsidR="004E53F5" w:rsidRPr="003C7636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>Code:</w:t>
      </w:r>
    </w:p>
    <w:p w14:paraId="43D8AC7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A5D322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to create banlk account with method to deposoit and withdrawl.</w:t>
      </w:r>
    </w:p>
    <w:p w14:paraId="145B36E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8922CB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12FA9ED2" wp14:editId="33AB9AAF">
            <wp:extent cx="5731510" cy="5583382"/>
            <wp:effectExtent l="0" t="0" r="2540" b="0"/>
            <wp:docPr id="12076946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4623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1379" cy="55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3A0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44CCE63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Step2:Save the file as Main1.java and open the notepad file in command prompt and compile it.</w:t>
      </w:r>
    </w:p>
    <w:p w14:paraId="03A8A27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D231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5959EE7C" wp14:editId="6A1EECC0">
            <wp:extent cx="5731510" cy="1810385"/>
            <wp:effectExtent l="0" t="0" r="2540" b="0"/>
            <wp:docPr id="65973851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8512" name="Picture 1" descr="A computer screen shot of a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C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6F82BA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9B06F9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Step3: So we are getting   1errors which is in the main string. Go to notepad and correct the mistake in the statement.</w:t>
      </w:r>
    </w:p>
    <w:p w14:paraId="20B5518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D39A3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F6D7C8F" wp14:editId="6650489F">
            <wp:extent cx="5731510" cy="5216236"/>
            <wp:effectExtent l="0" t="0" r="2540" b="3810"/>
            <wp:docPr id="860742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2886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1273" cy="52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EDA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97A12C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tbl>
      <w:tblPr>
        <w:tblStyle w:val="TableGrid0"/>
        <w:tblpPr w:leftFromText="180" w:rightFromText="180" w:vertAnchor="page" w:horzAnchor="margin" w:tblpY="1179"/>
        <w:tblW w:w="0" w:type="auto"/>
        <w:tblLook w:val="04A0" w:firstRow="1" w:lastRow="0" w:firstColumn="1" w:lastColumn="0" w:noHBand="0" w:noVBand="1"/>
      </w:tblPr>
      <w:tblGrid>
        <w:gridCol w:w="1906"/>
        <w:gridCol w:w="2092"/>
        <w:gridCol w:w="2458"/>
        <w:gridCol w:w="2546"/>
      </w:tblGrid>
      <w:tr w:rsidR="004E53F5" w:rsidRPr="002F1577" w14:paraId="25DDB56D" w14:textId="77777777" w:rsidTr="00D771FF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3019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lastRenderedPageBreak/>
              <w:t>S.No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D897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0AD3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Reason for error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EFEB2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Rectification</w:t>
            </w:r>
          </w:p>
        </w:tc>
      </w:tr>
      <w:tr w:rsidR="004E53F5" w:rsidRPr="002F1577" w14:paraId="73868552" w14:textId="77777777" w:rsidTr="00D771FF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EA5E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1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CF4D6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Logical error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983AA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 xml:space="preserve">Incorrect </w:t>
            </w:r>
            <w:r>
              <w:rPr>
                <w:rFonts w:ascii="Aptos Display" w:hAnsi="Aptos Display"/>
                <w:b/>
                <w:bCs/>
                <w:sz w:val="40"/>
                <w:szCs w:val="40"/>
              </w:rPr>
              <w:t>symbol :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0D5D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Formula rectified</w:t>
            </w:r>
          </w:p>
        </w:tc>
      </w:tr>
    </w:tbl>
    <w:p w14:paraId="0AB5812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02820B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javac Main1.java and compile it.</w:t>
      </w:r>
    </w:p>
    <w:p w14:paraId="4E7BCFC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0FEF153" wp14:editId="2D08EDF4">
            <wp:extent cx="5731510" cy="1544782"/>
            <wp:effectExtent l="0" t="0" r="2540" b="0"/>
            <wp:docPr id="1439180221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0221" name="Picture 3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30" cy="15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708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Step5:Now, the java program is correctly excecuted and there are no errors in the java program.</w:t>
      </w:r>
    </w:p>
    <w:p w14:paraId="36902BE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3F1521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BE77BB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A823E9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1A85E0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32D1D3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4C5E66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724ABB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DCBBC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331CF74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947D9F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813A1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C9E2CB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B274B31" w14:textId="77777777" w:rsidR="004E53F5" w:rsidRPr="00B86F51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2AB6AF7" w14:textId="77777777" w:rsidR="004D7821" w:rsidRDefault="004D7821"/>
    <w:sectPr w:rsidR="004D7821" w:rsidSect="004E53F5">
      <w:pgSz w:w="11906" w:h="16838"/>
      <w:pgMar w:top="1440" w:right="1440" w:bottom="1440" w:left="1440" w:header="283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F5"/>
    <w:rsid w:val="000F742F"/>
    <w:rsid w:val="004D7821"/>
    <w:rsid w:val="004E53F5"/>
    <w:rsid w:val="00EE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DDEFB"/>
  <w15:chartTrackingRefBased/>
  <w15:docId w15:val="{12EDAAC9-FDFA-4449-B455-F58107E6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3F5"/>
  </w:style>
  <w:style w:type="paragraph" w:styleId="Heading1">
    <w:name w:val="heading 1"/>
    <w:basedOn w:val="Normal"/>
    <w:next w:val="Normal"/>
    <w:link w:val="Heading1Char"/>
    <w:uiPriority w:val="9"/>
    <w:qFormat/>
    <w:rsid w:val="004E53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3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3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3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3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3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3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3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3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E53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3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3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3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3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3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3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3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3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3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3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3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3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3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3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3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3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3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3F5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4E53F5"/>
    <w:pPr>
      <w:spacing w:after="0" w:line="240" w:lineRule="auto"/>
    </w:pPr>
    <w:rPr>
      <w:rFonts w:eastAsiaTheme="minorEastAsia"/>
      <w:sz w:val="22"/>
      <w:szCs w:val="22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E53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1544</Words>
  <Characters>8806</Characters>
  <Application>Microsoft Office Word</Application>
  <DocSecurity>0</DocSecurity>
  <Lines>73</Lines>
  <Paragraphs>20</Paragraphs>
  <ScaleCrop>false</ScaleCrop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annapareddy</dc:creator>
  <cp:keywords/>
  <dc:description/>
  <cp:lastModifiedBy>akshith annapareddy</cp:lastModifiedBy>
  <cp:revision>1</cp:revision>
  <dcterms:created xsi:type="dcterms:W3CDTF">2025-03-07T17:28:00Z</dcterms:created>
  <dcterms:modified xsi:type="dcterms:W3CDTF">2025-03-07T17:28:00Z</dcterms:modified>
</cp:coreProperties>
</file>